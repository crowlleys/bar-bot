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2460"/>
        <w:gridCol w:w="2460"/>
        <w:gridCol w:w="495"/>
        <w:gridCol w:w="4845"/>
        <w:tblGridChange w:id="0">
          <w:tblGrid>
            <w:gridCol w:w="480"/>
            <w:gridCol w:w="2460"/>
            <w:gridCol w:w="2460"/>
            <w:gridCol w:w="495"/>
            <w:gridCol w:w="48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Настоянки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Ціна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Види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Настоянки ™ SHIPULIN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100-140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Ягідні, Трав’яні, Пряні</w:t>
            </w:r>
            <w:ins w:author="Анжела" w:id="0" w:date="2026-04-16T06:44:29Z">
              <w:r w:rsidDel="00000000" w:rsidR="00000000" w:rsidRPr="00000000">
                <w:rPr>
                  <w:sz w:val="24"/>
                  <w:szCs w:val="24"/>
                  <w:rtl w:val="0"/>
                </w:rPr>
                <w:t xml:space="preserve">, кремові (кокос, лимон-горіх, грейпфрут)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Віскі / Бурбон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Label 5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120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Віскі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(Blended)                     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Boulevardier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Бурбон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Four Roses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180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Бурбон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 Turkey (40.5°)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180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Бурбон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Paddy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180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Віскі (Blended)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West Cork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200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Віскі (Blended)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Laphroaig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400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Віскі (Single Malt)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Вермути / Лікери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Negroni Rosso (15°)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Вермут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Negroni OLD1919 (21°)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Бітер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Negroni Aperitivo (16°)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Бітер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Aperitivo Bitter Spritz (11°)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Бітер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Cinzano Extra Dry (18°)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Вермут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Wild Strawberry (21°)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 43 (31°)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120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Jagermeister (35°)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Koskenkorva Minttu (35°)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FireBall (33°)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Koskenkorva Ginger (24°)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Molly`s Irish (17°)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Fior Di Pistacchio (16°)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Лікер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Santisima Trinidad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120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Dead Man`s Coconut (37.5°)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120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Cruz (35-40°)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Spiced, </w:t>
            </w:r>
            <w:commentRangeStart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Anejo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Angostura (44°)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220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Гупалівка (50°)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Горілка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Cranberry Lithuanian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Nemiroff Original (40°)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Absolut Ваніль (38°)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140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Stoli Salted Karamel (37.5°)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120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Джин / Текіла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Ginbery`s (37.5°)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Джин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Ginbery`s Rose (37°)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100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Джин 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Tanqueray (47.3°)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Tres Sombreros (38°)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120 грн / 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Текіла (Голд, </w:t>
            </w:r>
            <w:commentRangeStart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Сільвер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Вино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Saint Claire (19°)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120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Портвейн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Comte de Chameri Brut (10.5°)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130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Ігристе вино</w:t>
            </w:r>
          </w:p>
        </w:tc>
      </w:tr>
      <w:tr>
        <w:trPr>
          <w:cantSplit w:val="0"/>
          <w:trHeight w:val="47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Leleka Odesa Black (12.6°)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150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Червоне </w:t>
            </w:r>
            <w:commentRangeStart w:id="3"/>
            <w:r w:rsidDel="00000000" w:rsidR="00000000" w:rsidRPr="00000000">
              <w:rPr>
                <w:sz w:val="24"/>
                <w:szCs w:val="24"/>
                <w:rtl w:val="0"/>
              </w:rPr>
              <w:t xml:space="preserve">вино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Leleka Шардоне (12.7°)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150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Біле вино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Vallformosa Cava Brut (11,5°)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150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Ігристе вино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 Martino з крану (11°)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150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Ігристе вино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Madeira Santa Maria (17.5°)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160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Червоне вино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Zinfandel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180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Червоне вино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Amalinda Sauvignon Blanc (12°)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180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Біле вино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Rose d`Anjou (10.5°)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180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Рожеве вино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Лелека Голубок (12.9°)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0a0a0a"/>
                <w:sz w:val="24"/>
                <w:szCs w:val="24"/>
              </w:rPr>
            </w:pPr>
            <w:r w:rsidDel="00000000" w:rsidR="00000000" w:rsidRPr="00000000">
              <w:rPr>
                <w:color w:val="0a0a0a"/>
                <w:sz w:val="24"/>
                <w:szCs w:val="24"/>
                <w:rtl w:val="0"/>
              </w:rPr>
              <w:t xml:space="preserve">200 грн / 150 мл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Червоне вино</w:t>
            </w:r>
          </w:p>
        </w:tc>
      </w:tr>
    </w:tbl>
    <w:p w:rsidR="00000000" w:rsidDel="00000000" w:rsidP="00000000" w:rsidRDefault="00000000" w:rsidRPr="00000000" w14:paraId="0000010B">
      <w:pPr>
        <w:rPr>
          <w:ins w:author="Анжела" w:id="1" w:date="2026-04-16T06:47:06Z"/>
          <w:sz w:val="24"/>
          <w:szCs w:val="24"/>
        </w:rPr>
      </w:pPr>
      <w:ins w:author="Анжела" w:id="1" w:date="2026-04-16T06:47:0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Анжела" w:id="1" w:date="2026-04-16T06:45:30Z"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Ще зараз ТІкі є</w:t>
      </w:r>
    </w:p>
  </w:comment>
  <w:comment w:author="Анжела" w:id="3" w:date="2026-04-16T06:46:40Z"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Давай всюди додамо "сухе" і тд</w:t>
      </w:r>
    </w:p>
  </w:comment>
  <w:comment w:author="Анжела" w:id="0" w:date="2026-04-16T06:45:05Z"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ДОДАТИ РУТУ</w:t>
      </w:r>
    </w:p>
  </w:comment>
  <w:comment w:author="Анжела" w:id="2" w:date="2026-04-16T06:46:11Z"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Додати Ольмеку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